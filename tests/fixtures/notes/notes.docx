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Style notes for the Dispatch docs</w:t>
      </w:r>
    </w:p>
    <w:p/>
    <w:p>
      <w:r>
        <w:t xml:space="preserve">We never say </w:t>
      </w:r>
      <w:del w:id="1" w:author="Pat">
        <w:r>
          <w:delText>sign in</w:delText>
        </w:r>
      </w:del>
      <w:r>
        <w:t xml:space="preserve">log in. Always say sign in when we mean entering credentials.</w:t>
      </w:r>
    </w:p>
    <w:tbl>
      <w:tr>
        <w:tc>
          <w:p>
            <w:r>
              <w:t>Write e-mail as email everywhere.</w:t>
            </w:r>
          </w:p>
        </w:tc>
      </w:tr>
    </w:tbl>
    <w:p>
      <w:r>
        <w:t xml:space="preserve">Don’t promise dates, prices or availability in the docs.</w:t>
      </w:r>
    </w:p>
    <w:p>
      <w:r>
        <w:instrText>HYPERLINK "x"</w:instrText>
      </w:r>
      <w:r>
        <w:t>Prefer select over click for menu items.</w:t>
      </w:r>
    </w:p>
  </w:body>
</w:document>
</file>